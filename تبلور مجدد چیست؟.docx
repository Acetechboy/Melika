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1B4DE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bookmarkStart w:id="0" w:name="_GoBack"/>
      <w:bookmarkEnd w:id="0"/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چیست؟</w:t>
      </w:r>
    </w:p>
    <w:p w14:paraId="786D0E1C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DFF94C5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یا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"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بازتبلور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" (Recrystallization)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یک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متالورژیکی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آن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کریستالی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بدون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ترکیب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آن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بازسازی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بیشتر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مهندسی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ویژه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شکل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پلاستیک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فلزات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خالص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سازی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ترکیبات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استفاده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ادامه،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را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طور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کامل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شرح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دهم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3568A987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0D8D102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1.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تعریف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</w:p>
    <w:p w14:paraId="7E1CDF94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8B86528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طی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آن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جدید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بدون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عیب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کریستالی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کامل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تشکیل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جدید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داخل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از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قدیمی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دچار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شکل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شده،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ایجاد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معمولا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دماهایی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بالاتر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از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بازپخت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اتفاق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افتد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هدف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آن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بازسازی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میکروسکوپی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حذف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نواقص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(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مانند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نابجایی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)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72D8D690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8E8DDC6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2.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کاربرد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</w:p>
    <w:p w14:paraId="2A6524A0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4F5DE48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حوزه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اصلی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کاربرد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دارد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:</w:t>
      </w:r>
    </w:p>
    <w:p w14:paraId="280D6F9F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091734F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مهندسی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: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برای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ویژگی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مکانیکی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فلزات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کاهش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اثرات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شکل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پلاستیک،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ویژه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پس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از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کارسرد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5DC7FBE2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A05CF26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خالص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سازی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: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خالص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سازی،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از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برای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جداسازی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ناخالصی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دستیابی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نمونه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خلوص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بالا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استفاده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007AD2B8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930A705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EA23C03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3.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مراحل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</w:p>
    <w:p w14:paraId="4DFE9942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F4F4B19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مهندسی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معمولا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شامل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مرحله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اصلی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:</w:t>
      </w:r>
    </w:p>
    <w:p w14:paraId="234110AA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352C032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1.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بازیابی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(Recovery):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مرحله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آن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نابجایی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نواقص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بدون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حدی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کاهش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یابند،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چندانی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0BC67D66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BC74A12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D14C897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2.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شروع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: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جدید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بدون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عیب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مرزهای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قدیمی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شروع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تشکیل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کنند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انرژی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کمتری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دارند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پایدارتر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هستند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7A4B72A4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B1C56A7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D2CEA93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3.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رشد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: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جدید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رشد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کنند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مرور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قدیمی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معیوب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را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کاملاً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جایگزین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کنند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129E21CB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D36DFB2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62C0577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7E663477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4.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</w:p>
    <w:p w14:paraId="58E3FEA8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3F78631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معمولا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یک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سوم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نصف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ذوب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عواملی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مانند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ترکیب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شیمیایی،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اندازه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مقدار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تغییر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شکل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قبلی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بستگی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دارد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ریزتر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نابجایی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بیشتر،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پایین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دارند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7FA05530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AF8A4E6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5.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مزایا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معایب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</w:p>
    <w:p w14:paraId="3F86907A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7ECD121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مزایا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:</w:t>
      </w:r>
    </w:p>
    <w:p w14:paraId="56223150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86DBD3F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حذف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تنش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داخلی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نواقص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583B4E2E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02CFBA0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بهبود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چکش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خواری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کاهش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سختی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فلز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6088B726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61D0DC4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افزایش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مقاومت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برابر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شکست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شکنندگی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6C0241E7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6BEFC70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F684199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معایب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:</w:t>
      </w:r>
    </w:p>
    <w:p w14:paraId="648C89F0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FEDF1E3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نیاز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انرژی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دمای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بالا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0EDAAF71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FA8EF8F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احتمال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رشد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دانه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تواند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خواص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مکانیکی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را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تضعیف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p w14:paraId="2952820F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49157F15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F4DD11A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3039331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6.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</w:t>
      </w:r>
    </w:p>
    <w:p w14:paraId="33655C04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25F922C">
      <w:pPr>
        <w:pStyle w:val="2"/>
        <w:bidi w:val="0"/>
        <w:rPr>
          <w:ins w:id="0" w:author="محمد هاشمی" w:date="2024-10-31T13:26:33Z"/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منظور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خالص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سازی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استفاده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شونده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یک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حلال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مناسب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سپس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خنک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کردن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محلول،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ماده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خالص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صورت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جدا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شود،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حالی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ناخالصی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ها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محلول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باقی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مانند</w:t>
      </w:r>
    </w:p>
    <w:p w14:paraId="79A764F8">
      <w:pPr>
        <w:pStyle w:val="2"/>
        <w:bidi w:val="0"/>
        <w:rPr>
          <w:del w:id="1" w:author="محمد هاشمی" w:date="2024-10-31T13:26:31Z"/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ins w:id="2" w:author="محمد هاشمی" w:date="2024-10-31T13:26:35Z">
        <w:r>
          <w:rPr>
            <w:rFonts w:hint="cs" w:ascii="Microsoft Sans Serif" w:hAnsi="Microsoft Sans Serif" w:cs="Times New Roman"/>
            <w:color w:val="000000" w:themeColor="text1"/>
            <w:sz w:val="28"/>
            <w:szCs w:val="28"/>
            <w:rtl/>
            <w:cs w:val="0"/>
            <w:lang w:bidi="fa-IR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t>نت</w:t>
        </w:r>
      </w:ins>
      <w:ins w:id="3" w:author="محمد هاشمی" w:date="2024-10-31T13:26:36Z">
        <w:r>
          <w:rPr>
            <w:rFonts w:hint="cs" w:ascii="Microsoft Sans Serif" w:hAnsi="Microsoft Sans Serif" w:cs="Times New Roman"/>
            <w:color w:val="000000" w:themeColor="text1"/>
            <w:sz w:val="28"/>
            <w:szCs w:val="28"/>
            <w:rtl/>
            <w:cs w:val="0"/>
            <w:lang w:bidi="fa-IR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t>یج</w:t>
        </w:r>
      </w:ins>
      <w:ins w:id="4" w:author="محمد هاشمی" w:date="2024-10-31T13:26:37Z">
        <w:r>
          <w:rPr>
            <w:rFonts w:hint="cs" w:ascii="Microsoft Sans Serif" w:hAnsi="Microsoft Sans Serif" w:cs="Times New Roman"/>
            <w:color w:val="000000" w:themeColor="text1"/>
            <w:sz w:val="28"/>
            <w:szCs w:val="28"/>
            <w:rtl/>
            <w:cs w:val="0"/>
            <w:lang w:bidi="fa-IR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t>ه</w:t>
        </w:r>
      </w:ins>
      <w:ins w:id="5" w:author="محمد هاشمی" w:date="2024-10-31T13:26:37Z">
        <w:r>
          <w:rPr>
            <w:rFonts w:hint="cs" w:ascii="Microsoft Sans Serif" w:hAnsi="Microsoft Sans Serif" w:cs="Times New Roman"/>
            <w:color w:val="000000" w:themeColor="text1"/>
            <w:sz w:val="28"/>
            <w:szCs w:val="28"/>
            <w:rtl/>
            <w:cs w:val="0"/>
            <w:lang w:val="en-US" w:bidi="fa-IR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t xml:space="preserve"> </w:t>
        </w:r>
      </w:ins>
      <w:ins w:id="6" w:author="محمد هاشمی" w:date="2024-10-31T13:26:38Z">
        <w:r>
          <w:rPr>
            <w:rFonts w:hint="cs" w:ascii="Microsoft Sans Serif" w:hAnsi="Microsoft Sans Serif" w:cs="Times New Roman"/>
            <w:color w:val="000000" w:themeColor="text1"/>
            <w:sz w:val="28"/>
            <w:szCs w:val="28"/>
            <w:rtl/>
            <w:cs w:val="0"/>
            <w:lang w:val="en-US" w:bidi="fa-IR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t>گیر</w:t>
        </w:r>
      </w:ins>
      <w:ins w:id="7" w:author="محمد هاشمی" w:date="2024-10-31T13:26:39Z">
        <w:r>
          <w:rPr>
            <w:rFonts w:hint="cs" w:ascii="Microsoft Sans Serif" w:hAnsi="Microsoft Sans Serif" w:cs="Times New Roman"/>
            <w:color w:val="000000" w:themeColor="text1"/>
            <w:sz w:val="28"/>
            <w:szCs w:val="28"/>
            <w:rtl/>
            <w:cs w:val="0"/>
            <w:lang w:val="en-US" w:bidi="fa-IR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t>ی</w:t>
        </w:r>
      </w:ins>
      <w:del w:id="8" w:author="محمد هاشمی" w:date="2024-10-31T13:26:31Z">
        <w:r>
          <w:rPr>
            <w:rFonts w:hint="default" w:ascii="Microsoft Sans Serif" w:hAnsi="Microsoft Sans Serif"/>
            <w:color w:val="000000" w:themeColor="text1"/>
            <w:sz w:val="28"/>
            <w:szCs w:val="28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>.</w:delText>
        </w:r>
      </w:del>
    </w:p>
    <w:p w14:paraId="60EE71F7">
      <w:pPr>
        <w:pStyle w:val="2"/>
        <w:bidi w:val="0"/>
        <w:rPr>
          <w:del w:id="9" w:author="محمد هاشمی" w:date="2024-10-31T13:26:30Z"/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20CBE1B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del w:id="10" w:author="محمد هاشمی" w:date="2024-10-31T13:26:30Z">
        <w:r>
          <w:rPr>
            <w:rFonts w:hint="default" w:ascii="Microsoft Sans Serif" w:hAnsi="Microsoft Sans Serif" w:cs="Times New Roman"/>
            <w:color w:val="000000" w:themeColor="text1"/>
            <w:sz w:val="28"/>
            <w:szCs w:val="28"/>
            <w:cs/>
            <w:lang w:bidi="ar-SA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>نتیجه</w:delText>
        </w:r>
      </w:del>
      <w:del w:id="11" w:author="محمد هاشمی" w:date="2024-10-31T13:26:30Z">
        <w:r>
          <w:rPr>
            <w:rFonts w:hint="default" w:ascii="Microsoft Sans Serif" w:hAnsi="Microsoft Sans Serif" w:cs="Times New Roman"/>
            <w:color w:val="000000" w:themeColor="text1"/>
            <w:sz w:val="28"/>
            <w:szCs w:val="28"/>
            <w:cs w:val="0"/>
            <w:lang w:val="en-US" w:bidi="ar-SA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 xml:space="preserve"> </w:delText>
        </w:r>
      </w:del>
      <w:del w:id="12" w:author="محمد هاشمی" w:date="2024-10-31T13:26:30Z">
        <w:r>
          <w:rPr>
            <w:rFonts w:hint="default" w:ascii="Microsoft Sans Serif" w:hAnsi="Microsoft Sans Serif"/>
            <w:color w:val="000000" w:themeColor="text1"/>
            <w:sz w:val="28"/>
            <w:szCs w:val="28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>‌</w:delText>
        </w:r>
      </w:del>
      <w:del w:id="13" w:author="محمد هاشمی" w:date="2024-10-31T13:26:30Z">
        <w:r>
          <w:rPr>
            <w:rFonts w:hint="default" w:ascii="Microsoft Sans Serif" w:hAnsi="Microsoft Sans Serif" w:cs="Times New Roman"/>
            <w:color w:val="000000" w:themeColor="text1"/>
            <w:sz w:val="28"/>
            <w:szCs w:val="28"/>
            <w:cs/>
            <w:lang w:bidi="ar-SA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>گی</w:delText>
        </w:r>
      </w:del>
      <w:del w:id="14" w:author="محمد هاشمی" w:date="2024-10-31T13:26:29Z">
        <w:r>
          <w:rPr>
            <w:rFonts w:hint="default" w:ascii="Microsoft Sans Serif" w:hAnsi="Microsoft Sans Serif" w:cs="Times New Roman"/>
            <w:color w:val="000000" w:themeColor="text1"/>
            <w:sz w:val="28"/>
            <w:szCs w:val="28"/>
            <w:cs/>
            <w:lang w:bidi="ar-SA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>ری</w:delText>
        </w:r>
      </w:del>
      <w:del w:id="15" w:author="محمد هاشمی" w:date="2024-10-31T13:26:29Z">
        <w:r>
          <w:rPr>
            <w:rFonts w:hint="default" w:ascii="Microsoft Sans Serif" w:hAnsi="Microsoft Sans Serif" w:cs="Times New Roman"/>
            <w:color w:val="000000" w:themeColor="text1"/>
            <w:sz w:val="28"/>
            <w:szCs w:val="28"/>
            <w:cs w:val="0"/>
            <w:lang w:val="en-US" w:bidi="ar-SA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 xml:space="preserve"> </w:delText>
        </w:r>
      </w:del>
      <w:del w:id="16" w:author="محمد هاشمی" w:date="2024-10-31T13:26:28Z">
        <w:r>
          <w:rPr>
            <w:rFonts w:hint="default" w:ascii="Microsoft Sans Serif" w:hAnsi="Microsoft Sans Serif" w:cs="Times New Roman"/>
            <w:color w:val="000000" w:themeColor="text1"/>
            <w:sz w:val="28"/>
            <w:szCs w:val="28"/>
            <w:cs w:val="0"/>
            <w:lang w:val="en-US" w:bidi="ar-SA"/>
            <w14:glow w14:rad="0">
              <w14:srgbClr w14:val="000000"/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reflection w14:blurRad="0" w14:stA="0" w14:stPos="0" w14:endA="0" w14:endPos="0" w14:dist="0" w14:dir="0" w14:fadeDir="0" w14:sx="0" w14:sy="0" w14:kx="0" w14:ky="0" w14:algn="none"/>
            <w14:textFill>
              <w14:solidFill>
                <w14:schemeClr w14:val="tx1"/>
              </w14:solidFill>
            </w14:textFill>
            <w14:props3d w14:extrusionH="0" w14:contourW="0" w14:prstMaterial="clear"/>
          </w:rPr>
          <w:delText xml:space="preserve"> </w:delText>
        </w:r>
      </w:del>
    </w:p>
    <w:p w14:paraId="4E44F717">
      <w:pPr>
        <w:pStyle w:val="2"/>
        <w:bidi w:val="0"/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23F4E432">
      <w:pPr>
        <w:pStyle w:val="2"/>
        <w:bidi w:val="0"/>
        <w:rPr>
          <w:rFonts w:hint="default" w:ascii="Microsoft Sans Serif" w:hAnsi="Microsoft Sans Serif" w:cs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تبلور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مجدد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موثر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برای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بهبود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خواص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مکانیکی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خالص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سازی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نقشی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اساسی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صنایع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مختلف،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ویژه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متالورژی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شیمی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ایفا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.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این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فرآیند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دلیل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مزایایی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کاهش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نواقص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ساختاری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بهبود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چکش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خواری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مواد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دارد،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از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اهمیت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ویژه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‌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ای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برخوردار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Microsoft Sans Serif" w:hAnsi="Microsoft Sans Serif" w:cs="Times New Roman"/>
          <w:color w:val="000000" w:themeColor="text1"/>
          <w:sz w:val="28"/>
          <w:szCs w:val="28"/>
          <w:cs/>
          <w:lang w:bidi="ar-S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است</w:t>
      </w:r>
      <w:r>
        <w:rPr>
          <w:rFonts w:hint="default" w:ascii="Microsoft Sans Serif" w:hAnsi="Microsoft Sans Serif"/>
          <w:color w:val="000000" w:themeColor="text1"/>
          <w:sz w:val="28"/>
          <w:szCs w:val="2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raditional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محمد هاشمی">
    <w15:presenceInfo w15:providerId="WPS Office" w15:userId="16840499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9530B"/>
    <w:rsid w:val="6949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2024-10-31T09:39:00Z</dcterms:created>
  <dc:creator>DELL</dc:creator>
  <cp:lastModifiedBy>محمد هاشمی</cp:lastModifiedBy>
  <dcterms:modified xsi:type="dcterms:W3CDTF">2024-10-31T09:57:12Z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29ACA57B2D86470DBC3F49282684E8A7_11</vt:lpwstr>
  </property>
</Properties>
</file>